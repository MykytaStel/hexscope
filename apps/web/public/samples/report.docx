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commentRangeStart w:id="0"/>
      <w:r>
        <w:rPr>
          <w:rFonts w:ascii="Times" w:hAnsi="Times" w:cs="Times"/>
          <w:sz w:val="48"/>
          <w:sz-cs w:val="48"/>
          <w:b/>
          <w:spacing w:val="0"/>
        </w:rPr>
        <w:t xml:space="preserve">Quarterly report</w:t>
      </w:r>
      <w:commentRangeEnd w:id="0"/>
      <w:r>
        <w:commentReference w:id="0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Sales grew in every region this quarter</w:t>
      </w:r>
      <w:del w:id="1" w:author="Petro Ivanenko" w:date="2025-11-03T10:02:00Z">
        <w:r>
          <w:delText xml:space="preserve">, except the east, where we lost the Lviv contract</w:delText>
        </w:r>
      </w:del>
      <w:r>
        <w:t xml:space="preserve">. Sales grew in every region this quarter, and the photo from the launch event is attached below.</w:t>
      </w:r>
    </w:p>
    <w:sectPr/>
  </w:body>
</w:document>
</file>

<file path=word/comments.xml><?xml version="1.0" encoding="utf-8"?>
<w:comments xmlns:w="http://schemas.openxmlformats.org/wordprocessingml/2006/main">
  <w:comment w:id="0" w:author="Olena Koval" w:date="2025-11-03T09:40:00Z" w:initials="OK">
    <w:p>
      <w:r>
        <w:t>Numbers are still the old ones: do not send this to the client yet.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Hexscope Test Co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creator>Olena Koval</dc:creator>
  <cp:lastModifiedBy>o.koval</cp:lastModifiedBy>
  <dcterms:created>2025-11-02T11:14:00Z</dcterms:created>
</cp:coreProperties>
</file>

<file path=docProps/meta.xml><?xml version="1.0" encoding="utf-8"?>
<meta xmlns="http://schemas.apple.com/cocoa/2006/metadata">
  <generator>CocoaOOXMLWriter/2775.1</generator>
</meta>
</file>